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Relationship Id="rId4" Type="http://schemas.openxmlformats.org/officeDocument/2006/relationships/custom-properties" Target="docProps/custom.xml"/>
<Relationship Id="rId5" Type="http://schemas.openxmlformats.org/package/2006/relationships/metadata/thumbnail" Target="docProps/thumbnail.png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  <w:sz w:val="32"/>
        </w:rPr>
        <w:t>Avery Example</w:t>
      </w:r>
    </w:p>
    <w:p>
      <w:r>
        <w:t>Operations &amp; People Leader · Seoul</w:t>
      </w:r>
    </w:p>
    <w:p>
      <w:commentRangeStart w:id="0"/>
      <w:r>
        <w:t>avery@example.test · +00 000 000 0000</w:t>
      </w:r>
      <w:commentRangeEnd w:id="0"/>
      <w:r>
        <w:commentReference w:id="0"/>
      </w:r>
    </w:p>
    <w:p>
      <w:r>
        <w:t>Built reliable HR, finance, and workplace operations across multiple offices.</w:t>
      </w:r>
    </w:p>
    <w:p>
      <w:ins w:id="1" w:author="Taylor Example" w:date="2026-08-15T22:28:00Z">
        <w:r>
          <w:t>Led a 42-person distributed organization.</w:t>
        </w:r>
      </w:ins>
    </w:p>
    <w:p>
      <w:del w:id="2" w:author="Taylor Example" w:date="2026-08-15T22:29:00Z">
        <w:r>
          <w:delText>Current salary: KRW 92,000,000.</w:delText>
        </w:r>
      </w:del>
    </w:p>
    <w:p>
      <w:hyperlink r:id="rId4">
        <w:r>
          <w:rPr>
            <w:color w:val="48CCE8"/>
            <w:u w:val="single"/>
          </w:rPr>
          <w:t>Internal employee profile</w:t>
        </w:r>
      </w:hyperlink>
    </w:p>
    <w:p>
      <w:r>
        <w:rPr>
          <w:vanish/>
        </w:rPr>
        <w:t>Background-check reference: CASE-NW-882190</w:t>
      </w:r>
    </w:p>
    <w:sectPr>
      <w:pgSz w:w="12240" w:h="15840"/>
      <w:pgMar w:top="720" w:right="900" w:bottom="720" w:left="900"/>
    </w:sectPr>
  </w:body>
</w:document>
</file>

<file path=word/comments.xml><?xml version="1.0" encoding="utf-8"?>
<w:comments xmlns:w="http://schemas.openxmlformats.org/wordprocessingml/2006/main">
  <w:comment w:id="0" w:author="Taylor Example" w:initials="TR" w:date="2026-08-15T22:21:00Z">
    <w:p>
      <w:r>
        <w:t>Remove the personal phone number before sending this outside the company.</w:t>
      </w:r>
    </w:p>
  </w:comment>
</w:comments>
</file>

<file path=word/settings.xml><?xml version="1.0" encoding="utf-8"?>
<w:settings xmlns:w="http://schemas.openxmlformats.org/wordprocessingml/2006/main">
  <w:trackRevisions/>
  <w:updateFields w:val="true"/>
</w:settings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3" Type="http://schemas.openxmlformats.org/officeDocument/2006/relationships/comments" Target="comments.xml"/>
<Relationship Id="rId4" Type="http://schemas.openxmlformats.org/officeDocument/2006/relationships/hyperlink" Target="https://internal.example.test/people/NW-1042?source=resume" TargetMode="External"/>
<Relationship Id="rId5" Type="http://schemas.openxmlformats.org/officeDocument/2006/relationships/attachedTemplate" Target="file:///C:/Users/example/Company%20Templates/executive-resume.dotx" TargetMode="External"/>
<Relationship Id="rId6" Type="http://schemas.openxmlformats.org/officeDocument/2006/relationships/customXml" Target="../customXml/item1.xml"/>
</Relationships>
</file>

<file path=customXml/_rels/item1.xml.rels><?xml version="1.0" encoding="UTF-8" standalone="yes"?><Relationships xmlns="http://schemas.openxmlformats.org/package/2006/relationships"/>
</file>

<file path=customXml/item1.xml><?xml version="1.0" encoding="utf-8"?>
<employee xmlns="urn:northwind:hr">
  <id>NW-1042</id>
  <backgroundCheck>CASE-NW-882190</backgroundCheck>
  <salaryBand>Executive-3</salaryBand>
</employe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AppVersion>16.0000</AppVersion>
  <Company>Northwind Example Labs</Company>
  <Manager>Casey Example</Manager>
  <Template>C:\Users\example\Company Templates\executive-resume.dotx</Template>
  <TotalTime>184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Executive résumé — external draft</dc:title>
  <dc:creator>Avery Example</dc:creator>
  <cp:lastModifiedBy>Taylor Example</cp:lastModifiedBy>
  <cp:keywords>confidential; executive search; compensation</cp:keywords>
  <dcterms:created xsi:type="dcterms:W3CDTF">2026-08-12T09:12:00Z</dcterms:created>
  <dcterms:modified xsi:type="dcterms:W3CDTF">2026-08-15T22:31:00Z</dcterms:modified>
  <cp:lastPrinted>2026-08-15T22:33:00Z</cp:lastPrint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mployeeID">
    <vt:lpwstr>NW-1042</vt:lpwstr>
  </property>
  <property fmtid="{D5CDD505-2E9C-101B-9397-08002B2CF9AE}" pid="3" name="InternalRecruiter">
    <vt:lpwstr>recruiting@northwind.example</vt:lpwstr>
  </property>
</Properties>
</file>